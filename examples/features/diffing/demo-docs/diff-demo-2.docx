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30"/>
        </w:rPr>
        <w:t>'Diffing feature</w:t>
      </w:r>
    </w:p>
    <w:p>
      <w:pPr>
        <w:spacing w:after="200" w:line="276" w:lineRule="auto"/>
      </w:pPr>
      <w:r>
        <w:t>Diffing allows users to compare two versions of a document and quickly identify what changed between them. Instead of reading both files line by line, the editor highlights insertions, deletions, and updates so reviewers can focus on meaningful edits.</w:t>
      </w:r>
    </w:p>
    <w:p>
      <w:del w:author="Vivienne Salisbury" w:date="2026-04-02T18:01:00Z" w:id="10">
        <w:r>
          <w:delText>This line will be removed while track changes is active.</w:delText>
        </w:r>
      </w:del>
    </w:p>
    <w:p>
      <w:pPr>
        <w:spacing w:after="200" w:line="276" w:lineRule="auto"/>
      </w:pPr>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 I will make this line bold.</w:t>
      </w:r>
    </w:p>
    <w:p>
      <w:pPr>
        <w:spacing w:after="200" w:line="276" w:lineRule="auto"/>
      </w:pPr>
      <w:r>
        <w:rPr>
          <w:sz w:val="30"/>
        </w:rPr>
        <w:t>I will increase the font size for this one without tracking changes.</w:t>
      </w:r>
    </w:p>
    <w:p>
      <w:pPr>
        <w:spacing w:after="200" w:line="276" w:lineRule="auto"/>
      </w:pPr>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p>
    <w:p>
      <w:pPr>
        <w:spacing w:after="200" w:line="276" w:lineRule="auto"/>
      </w:pPr>
      <w:commentRangeStart w:id="0"/>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commentRangeEnd w:id="0"/>
      <w:r>
        <w:rPr>
          <w:rStyle w:val="CommentReference"/>
        </w:rPr>
        <w:commentReference w:id="0"/>
      </w:r>
    </w:p>
    <w:p>
      <w:pPr>
        <w:spacing w:after="200" w:line="276" w:lineRule="auto"/>
      </w:pPr>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p>
    <w:p>
      <w:pPr>
        <w:spacing w:after="200" w:line="276" w:lineRule="auto"/>
      </w:pPr>
      <w:commentRangeStart w:id="2"/>
      <w:r>
        <w:t>A reliable diff and replay pipeline gives teams confidence when validating revisions. It supports faster reviews, clearer audit trails, and safer document updates, especially in complex workflows with tracked changes, threaded comments, and repeated compare/replay cycles.</w:t>
      </w:r>
      <w:commentRangeEnd w:id="2"/>
      <w:r>
        <w:rPr>
          <w:rStyle w:val="CommentReference"/>
        </w:rPr>
        <w:commentReference w:id="2"/>
      </w:r>
    </w:p>
    <w:p>
      <w:r>
        <w:t>Superdoc is really awesome!</w:t>
      </w:r>
    </w:p>
    <w:sectPr w:rsidR="00FC693F" w:rsidRPr="0006063C" w:rsidSect="00034616">
      <w:pgSz w:w="12240" w:h="15840"/>
      <w:pgMar w:top="1080" w:right="1296" w:bottom="1080" w:left="1296" w:header="720" w:footer="720" w:gutter="0"/>
      <w:cols w:space="720"/>
      <w:docGrid w:linePitch="360"/>
    </w:sectPr>
  </w:body>
</w:document>
</file>

<file path=word/comments.xml><?xml version="1.0" encoding="utf-8"?>
<w:comments xmlns:w="http://schemas.openxmlformats.org/wordprocessingml/2006/main">
  <w:comment w:id="0" w:author="Luccas Correa" w:initials="LC" w:date="2026-04-02T18:00:00Z">
    <w:p>
      <w:r>
        <w:t>This is a comment that was here from the start.</w:t>
      </w:r>
    </w:p>
  </w:comment>
  <w:comment w:id="1" w:author="Luccas Correa" w:initials="LC" w:date="2026-04-02T18:00:00Z">
    <w:p>
      <w:r>
        <w:t>This other comment was updated correctly!</w:t>
      </w:r>
    </w:p>
  </w:comment>
  <w:comment w:id="2" w:author="Luccas Correa" w:initials="LC" w:date="2026-04-02T18:00:00Z">
    <w:p>
      <w:r>
        <w:t>And this is a new comment added in the second doc.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