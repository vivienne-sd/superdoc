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DB20" w14:textId="77777777" w:rsidR="00344D1E" w:rsidRDefault="00000000">
      <w:r>
        <w:rPr>
          <w:b/>
          <w:color w:val="1F4E79"/>
          <w:sz w:val="30"/>
        </w:rPr>
        <w:t>'Diffing feature</w:t>
      </w:r>
    </w:p>
    <w:p w14:paraId="41602ACC" w14:textId="77777777" w:rsidR="00344D1E" w:rsidRDefault="00000000">
      <w:r>
        <w:t>Diffing allows users to compare two versions of a document and quickly identify what changed between them. Instead of reading both files line by line, the editor highlights insertions, deletions, and updates so reviewers can focus on meaningful edits.</w:t>
      </w:r>
      <w:ins w:id="0" w:author="Luccas Correa" w:date="2026-04-02T17:31:00Z">
        <w:r>
          <w:t>This line was added while tracking changes in the first document.</w:t>
        </w:r>
      </w:ins>
    </w:p>
    <w:p w14:paraId="2156BB96" w14:textId="77777777" w:rsidR="00344D1E" w:rsidRDefault="00000000">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p w14:paraId="17673D6A" w14:textId="77777777" w:rsidR="00344D1E" w:rsidRDefault="00000000">
      <w:del w:id="1" w:author="Luccas Correa" w:date="2026-04-02T17:32:00Z">
        <w:r>
          <w:delText>This line removal was tracked in the first document.</w:delText>
        </w:r>
      </w:del>
    </w:p>
    <w:p w14:paraId="6EABCFC4" w14:textId="77777777" w:rsidR="00344D1E" w:rsidRDefault="00000000">
      <w:commentRangeStart w:id="2"/>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 This line will be removed in the second document.</w:t>
      </w:r>
      <w:commentRangeEnd w:id="2"/>
      <w:r>
        <w:commentReference w:id="2"/>
      </w:r>
    </w:p>
    <w:p w14:paraId="504E7E40" w14:textId="327C6EB4" w:rsidR="00344D1E" w:rsidRDefault="00000000">
      <w:commentRangeStart w:id="3"/>
      <w:r>
        <w:t xml:space="preserve">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 </w:t>
      </w:r>
      <w:r>
        <w:rPr>
          <w:b/>
        </w:rPr>
        <w:t>This text was made bold.</w:t>
      </w:r>
      <w:commentRangeEnd w:id="3"/>
      <w:r>
        <w:commentReference w:id="3"/>
      </w:r>
    </w:p>
    <w:p w14:paraId="6E4E343D" w14:textId="77777777" w:rsidR="00344D1E" w:rsidRDefault="00000000">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 This bit will be italicized in the second document.</w:t>
      </w:r>
    </w:p>
    <w:p w14:paraId="493703F1" w14:textId="77777777" w:rsidR="00344D1E" w:rsidRDefault="00000000">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sectPr w:rsidR="00344D1E" w:rsidSect="00034616">
      <w:pgSz w:w="12240" w:h="15840"/>
      <w:pgMar w:top="1080" w:right="1296" w:bottom="1080"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uccas Correa" w:date="2026-04-02T17:30:00Z" w:initials="LC">
    <w:p w14:paraId="638991AE" w14:textId="77777777" w:rsidR="00344D1E" w:rsidRDefault="00000000">
      <w:r>
        <w:t>This comment was added to the original document.</w:t>
      </w:r>
    </w:p>
  </w:comment>
  <w:comment w:id="3" w:author="Luccas Correa" w:date="2026-04-02T17:30:00Z" w:initials="LC">
    <w:p w14:paraId="2FA6B7CC" w14:textId="77777777" w:rsidR="00344D1E" w:rsidRDefault="00000000">
      <w:r>
        <w:t>This comment was added to the original document but was resolved in the second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8991AE" w15:done="0"/>
  <w15:commentEx w15:paraId="2FA6B7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8991AE" w16cid:durableId="34AC2285"/>
  <w16cid:commentId w16cid:paraId="2FA6B7CC" w16cid:durableId="7D83E3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467689">
    <w:abstractNumId w:val="8"/>
  </w:num>
  <w:num w:numId="2" w16cid:durableId="371542923">
    <w:abstractNumId w:val="6"/>
  </w:num>
  <w:num w:numId="3" w16cid:durableId="325479294">
    <w:abstractNumId w:val="5"/>
  </w:num>
  <w:num w:numId="4" w16cid:durableId="106438568">
    <w:abstractNumId w:val="4"/>
  </w:num>
  <w:num w:numId="5" w16cid:durableId="1434670465">
    <w:abstractNumId w:val="7"/>
  </w:num>
  <w:num w:numId="6" w16cid:durableId="1250307536">
    <w:abstractNumId w:val="3"/>
  </w:num>
  <w:num w:numId="7" w16cid:durableId="473565048">
    <w:abstractNumId w:val="2"/>
  </w:num>
  <w:num w:numId="8" w16cid:durableId="474419684">
    <w:abstractNumId w:val="1"/>
  </w:num>
  <w:num w:numId="9" w16cid:durableId="321859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D1E"/>
    <w:rsid w:val="007F19B5"/>
    <w:rsid w:val="00AA1D8D"/>
    <w:rsid w:val="00B47730"/>
    <w:rsid w:val="00CB0664"/>
    <w:rsid w:val="00FB7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80AB9"/>
  <w14:defaultImageDpi w14:val="300"/>
  <w15:docId w15:val="{5111ED6E-E1D6-C047-8349-9C19AC25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ptos" w:hAnsi="Aptos"/>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B76C3"/>
    <w:pPr>
      <w:spacing w:after="0" w:line="240" w:lineRule="auto"/>
    </w:pPr>
    <w:rPr>
      <w:rFonts w:ascii="Aptos" w:hAnsi="Apto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Vivienne Salisbury</cp:lastModifiedBy>
  <cp:revision>2</cp:revision>
  <dcterms:created xsi:type="dcterms:W3CDTF">2013-12-23T23:15:00Z</dcterms:created>
  <dcterms:modified xsi:type="dcterms:W3CDTF">2026-04-02T22:37:00Z</dcterms:modified>
  <cp:category/>
</cp:coreProperties>
</file>