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30"/>
        </w:rPr>
        <w:t>'Diffing feature</w:t>
      </w:r>
    </w:p>
    <w:p>
      <w:pPr>
        <w:spacing w:after="200" w:line="276" w:lineRule="auto"/>
      </w:pPr>
      <w:r>
        <w:t>Diffing allows users to compare two versions of a document and quickly identify what changed between them. Instead of reading both files line by line, the editor highlights insertions, deletions, and updates so reviewers can focus on meaningful edits.</w:t>
      </w:r>
      <w:ins w:author="Luccas Correa" w:date="2026-04-02T17:31:00Z" w:id="51">
        <w:r>
          <w:t> This line was added while tracking changes in the first document.</w:t>
        </w:r>
      </w:ins>
    </w:p>
    <w:p>
      <w:pPr>
        <w:spacing w:after="200" w:line="276" w:lineRule="auto"/>
      </w:pPr>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p>
      <w:del w:author="Luccas Correa" w:date="2026-04-02T17:32:00Z" w:id="52">
        <w:r>
          <w:delText>This line removal was tracked in the first document.</w:delText>
        </w:r>
      </w:del>
    </w:p>
    <w:p>
      <w:pPr>
        <w:spacing w:after="200" w:line="276" w:lineRule="auto"/>
      </w:pPr>
      <w:commentRangeStart w:id="0"/>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commentRangeEnd w:id="0"/>
      <w:r>
        <w:rPr>
          <w:rStyle w:val="CommentReference"/>
        </w:rPr>
        <w:commentReference w:id="0"/>
      </w:r>
    </w:p>
    <w:p>
      <w:pPr>
        <w:spacing w:after="200" w:line="276" w:lineRule="auto"/>
      </w:pPr>
      <w:r>
        <w:t xml:space="preserve">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 </w:t>
      </w:r>
      <w:r>
        <w:rPr>
          <w:b/>
        </w:rPr>
        <w:t>This text was made bold while tracking changes in the first document.</w:t>
      </w:r>
    </w:p>
    <w:p>
      <w:pPr>
        <w:spacing w:after="200" w:line="276" w:lineRule="auto"/>
      </w:pPr>
      <w:commentRangeStart w:id="1"/>
      <w:r>
        <w:t xml:space="preserve">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 </w:t>
      </w:r>
      <w:r>
        <w:rPr>
          <w:i/>
        </w:rPr>
        <w:t>This bit will be italicized in the second document.</w:t>
      </w:r>
      <w:commentRangeEnd w:id="1"/>
      <w:r>
        <w:rPr>
          <w:rStyle w:val="CommentReference"/>
        </w:rPr>
        <w:commentReference w:id="1"/>
      </w:r>
    </w:p>
    <w:p>
      <w:pPr>
        <w:spacing w:after="200" w:line="276" w:lineRule="auto"/>
      </w:pPr>
      <w:r>
        <w:t>A reliable diff and replay pipeline gives teams confidence when validating revisions. It supports faster reviews, clearer audit trails, and safer document updates, especially in complex workflows with tracked changes, threaded comments, and repeated compare/replay cycles.</w:t>
      </w:r>
      <w:r>
        <w:t xml:space="preserve"> </w:t>
      </w:r>
      <w:del w:author="Luccas Correa" w:date="2026-04-02T17:33:00Z" w:id="53">
        <w:r>
          <w:delText>This line was removed in the second document while tracking changes.</w:delText>
        </w:r>
      </w:del>
    </w:p>
    <w:tbl>
      <w:tblPr>
        <w:tblStyle w:val="TableGrid"/>
        <w:tblW w:type="auto" w:w="0"/>
        <w:tblLook w:firstColumn="1" w:firstRow="1" w:lastColumn="0" w:lastRow="0" w:noHBand="0" w:noVBand="1" w:val="04A0"/>
      </w:tblPr>
      <w:tblGrid>
        <w:gridCol w:w="9648"/>
      </w:tblGrid>
      <w:tr>
        <w:tc>
          <w:tcPr>
            <w:tcW w:type="dxa" w:w="9648"/>
          </w:tcPr>
          <w:p>
            <w:r>
              <w:t>This table was added to the second document without tracking changes.</w:t>
            </w:r>
          </w:p>
        </w:tc>
      </w:tr>
    </w:tbl>
    <w:sectPr w:rsidR="00FC693F" w:rsidRPr="0006063C" w:rsidSect="00034616">
      <w:pgSz w:w="12240" w:h="15840"/>
      <w:pgMar w:top="1080" w:right="1296" w:bottom="1080" w:left="1296" w:header="720" w:footer="720" w:gutter="0"/>
      <w:cols w:space="720"/>
      <w:docGrid w:linePitch="360"/>
    </w:sectPr>
  </w:body>
</w:document>
</file>

<file path=word/comments.xml><?xml version="1.0" encoding="utf-8"?>
<w:comments xmlns:w="http://schemas.openxmlformats.org/wordprocessingml/2006/main">
  <w:comment w:id="0" w:author="Luccas Correa" w:initials="LC" w:date="2026-04-02T17:30:00Z">
    <w:p>
      <w:r>
        <w:t>This comment was in the original document.</w:t>
      </w:r>
    </w:p>
  </w:comment>
  <w:comment w:id="1" w:author="Luccas Correa" w:initials="LC" w:date="2026-04-02T17:30:00Z">
    <w:p>
      <w:r>
        <w:t>This next comment was in the second document.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